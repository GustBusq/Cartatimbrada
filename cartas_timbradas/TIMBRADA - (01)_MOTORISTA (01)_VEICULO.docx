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BC55" w14:textId="1589F893" w:rsidR="008770BB" w:rsidRDefault="00FB6B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11E78E" wp14:editId="54EA4BC1">
                <wp:simplePos x="0" y="0"/>
                <wp:positionH relativeFrom="column">
                  <wp:posOffset>-495300</wp:posOffset>
                </wp:positionH>
                <wp:positionV relativeFrom="paragraph">
                  <wp:posOffset>677545</wp:posOffset>
                </wp:positionV>
                <wp:extent cx="6553200" cy="1828800"/>
                <wp:effectExtent l="0" t="0" r="0" b="5080"/>
                <wp:wrapNone/>
                <wp:docPr id="5268940" name="Text Box 5268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DA3130" w14:textId="77777777" w:rsidR="00FB6BA3" w:rsidRPr="008D61AF" w:rsidRDefault="00FB6BA3" w:rsidP="00FB6BA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>SOLICITAÇÃO: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A058F0">
                              <w:rPr>
                                <w:sz w:val="32"/>
                                <w:szCs w:val="32"/>
                              </w:rPr>
                              <w:t>solicitacao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| STATUS: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Pr="004C7BBE">
                              <w:rPr>
                                <w:sz w:val="32"/>
                                <w:szCs w:val="32"/>
                              </w:rPr>
                              <w:t>status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0C9DE3BE" w14:textId="77777777" w:rsidR="00FB6BA3" w:rsidRPr="008D61AF" w:rsidRDefault="00FB6BA3" w:rsidP="00FB6BA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CLIENTE: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cliente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>TRANSPORTADORA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transportadora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p w14:paraId="2036B9AE" w14:textId="77777777" w:rsidR="00FB6BA3" w:rsidRPr="008D61AF" w:rsidRDefault="00FB6BA3" w:rsidP="00FB6BA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E7E10E4" w14:textId="77777777" w:rsidR="00FB6BA3" w:rsidRPr="008D61AF" w:rsidRDefault="00FB6BA3" w:rsidP="00FB6BA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>MOTORISTA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>{{ motorista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  <w:t xml:space="preserve">CPF: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cpf</w:t>
                            </w:r>
                            <w:proofErr w:type="spellEnd"/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  <w:t xml:space="preserve">TIPO: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tipo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ins w:id="0" w:author="Cecon Interno" w:date="2024-09-10T11:02:00Z" w16du:dateUtc="2024-09-10T14:02:00Z">
                              <w:r w:rsidRPr="008D61AF">
                                <w:rPr>
                                  <w:sz w:val="32"/>
                                  <w:szCs w:val="32"/>
                                </w:rPr>
                                <w:br/>
                              </w:r>
                            </w:ins>
                            <w:ins w:id="1" w:author="Cecon Interno" w:date="2024-09-10T11:17:00Z" w16du:dateUtc="2024-09-10T14:17:00Z">
                              <w:r w:rsidRPr="008D61AF">
                                <w:rPr>
                                  <w:sz w:val="32"/>
                                  <w:szCs w:val="32"/>
                                </w:rPr>
                                <w:br/>
                              </w:r>
                            </w:ins>
                          </w:p>
                          <w:p w14:paraId="755ADC02" w14:textId="77777777" w:rsidR="00FB6BA3" w:rsidRPr="00874111" w:rsidRDefault="00FB6BA3" w:rsidP="00FB6BA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74111">
                              <w:rPr>
                                <w:sz w:val="32"/>
                                <w:szCs w:val="32"/>
                              </w:rPr>
                              <w:t>PLACA: {{placa1}}</w:t>
                            </w:r>
                            <w:r w:rsidRPr="00874111">
                              <w:rPr>
                                <w:sz w:val="32"/>
                                <w:szCs w:val="32"/>
                              </w:rPr>
                              <w:br/>
                              <w:t>RENAVAM: {{renavam1}}</w:t>
                            </w:r>
                            <w:r w:rsidRPr="00874111">
                              <w:rPr>
                                <w:sz w:val="32"/>
                                <w:szCs w:val="32"/>
                              </w:rPr>
                              <w:br/>
                              <w:t>PROPRIETARIO: {{proprietario1}}</w:t>
                            </w:r>
                            <w:r w:rsidRPr="00874111">
                              <w:rPr>
                                <w:sz w:val="32"/>
                                <w:szCs w:val="32"/>
                              </w:rPr>
                              <w:br/>
                              <w:t>CPF/CNPJ: {{cpf_cnpj1}}</w:t>
                            </w:r>
                          </w:p>
                          <w:p w14:paraId="39B72932" w14:textId="77777777" w:rsidR="00FB6BA3" w:rsidRPr="008D61AF" w:rsidRDefault="00FB6BA3" w:rsidP="00FB6BA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2B42F5E" w14:textId="77777777" w:rsidR="00FB6BA3" w:rsidRPr="008D61AF" w:rsidRDefault="00FB6BA3" w:rsidP="00FB6BA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>DATA DA PESQUISA: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5B443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data_pesquisa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>DATA DA VALIDADE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Pr="005B443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validade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11E78E" id="_x0000_t202" coordsize="21600,21600" o:spt="202" path="m,l,21600r21600,l21600,xe">
                <v:stroke joinstyle="miter"/>
                <v:path gradientshapeok="t" o:connecttype="rect"/>
              </v:shapetype>
              <v:shape id="Text Box 5268940" o:spid="_x0000_s1026" type="#_x0000_t202" style="position:absolute;margin-left:-39pt;margin-top:53.35pt;width:516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" filled="f" stroked="f">
                <v:textbox style="mso-fit-shape-to-text:t">
                  <w:txbxContent>
                    <w:p w14:paraId="4BDA3130" w14:textId="77777777" w:rsidR="00FB6BA3" w:rsidRPr="008D61AF" w:rsidRDefault="00FB6BA3" w:rsidP="00FB6BA3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>SOLICITAÇÃO: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A058F0">
                        <w:rPr>
                          <w:sz w:val="32"/>
                          <w:szCs w:val="32"/>
                        </w:rPr>
                        <w:t>solicitacao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}}</w:t>
                      </w:r>
                      <w:r w:rsidRPr="004C7BBE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| STATUS: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Pr="004C7BBE">
                        <w:rPr>
                          <w:sz w:val="32"/>
                          <w:szCs w:val="32"/>
                        </w:rPr>
                        <w:t>status</w:t>
                      </w:r>
                      <w:r>
                        <w:rPr>
                          <w:sz w:val="32"/>
                          <w:szCs w:val="32"/>
                        </w:rPr>
                        <w:t>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</w:r>
                    </w:p>
                    <w:p w14:paraId="0C9DE3BE" w14:textId="77777777" w:rsidR="00FB6BA3" w:rsidRPr="008D61AF" w:rsidRDefault="00FB6BA3" w:rsidP="00FB6BA3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 xml:space="preserve">CLIENTE: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cliente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t>TRANSPORTADORA</w:t>
                      </w:r>
                      <w:r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transportadora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</w:p>
                    <w:p w14:paraId="2036B9AE" w14:textId="77777777" w:rsidR="00FB6BA3" w:rsidRPr="008D61AF" w:rsidRDefault="00FB6BA3" w:rsidP="00FB6BA3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6E7E10E4" w14:textId="77777777" w:rsidR="00FB6BA3" w:rsidRPr="008D61AF" w:rsidRDefault="00FB6BA3" w:rsidP="00FB6BA3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>MOTORISTA</w:t>
                      </w:r>
                      <w:r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>{{ motorista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  <w:t xml:space="preserve">CPF: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cpf</w:t>
                      </w:r>
                      <w:proofErr w:type="spellEnd"/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>
                        <w:rPr>
                          <w:sz w:val="32"/>
                          <w:szCs w:val="32"/>
                        </w:rPr>
                        <w:br/>
                        <w:t xml:space="preserve">TIPO: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tipo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ins w:id="2" w:author="Cecon Interno" w:date="2024-09-10T11:02:00Z" w16du:dateUtc="2024-09-10T14:02:00Z">
                        <w:r w:rsidRPr="008D61AF">
                          <w:rPr>
                            <w:sz w:val="32"/>
                            <w:szCs w:val="32"/>
                          </w:rPr>
                          <w:br/>
                        </w:r>
                      </w:ins>
                      <w:ins w:id="3" w:author="Cecon Interno" w:date="2024-09-10T11:17:00Z" w16du:dateUtc="2024-09-10T14:17:00Z">
                        <w:r w:rsidRPr="008D61AF">
                          <w:rPr>
                            <w:sz w:val="32"/>
                            <w:szCs w:val="32"/>
                          </w:rPr>
                          <w:br/>
                        </w:r>
                      </w:ins>
                    </w:p>
                    <w:p w14:paraId="755ADC02" w14:textId="77777777" w:rsidR="00FB6BA3" w:rsidRPr="00874111" w:rsidRDefault="00FB6BA3" w:rsidP="00FB6BA3">
                      <w:pPr>
                        <w:rPr>
                          <w:sz w:val="32"/>
                          <w:szCs w:val="32"/>
                        </w:rPr>
                      </w:pPr>
                      <w:r w:rsidRPr="00874111">
                        <w:rPr>
                          <w:sz w:val="32"/>
                          <w:szCs w:val="32"/>
                        </w:rPr>
                        <w:t>PLACA: {{placa1}}</w:t>
                      </w:r>
                      <w:r w:rsidRPr="00874111">
                        <w:rPr>
                          <w:sz w:val="32"/>
                          <w:szCs w:val="32"/>
                        </w:rPr>
                        <w:br/>
                        <w:t>RENAVAM: {{renavam1}}</w:t>
                      </w:r>
                      <w:r w:rsidRPr="00874111">
                        <w:rPr>
                          <w:sz w:val="32"/>
                          <w:szCs w:val="32"/>
                        </w:rPr>
                        <w:br/>
                        <w:t>PROPRIETARIO: {{proprietario1}}</w:t>
                      </w:r>
                      <w:r w:rsidRPr="00874111">
                        <w:rPr>
                          <w:sz w:val="32"/>
                          <w:szCs w:val="32"/>
                        </w:rPr>
                        <w:br/>
                        <w:t>CPF/CNPJ: {{cpf_cnpj1}}</w:t>
                      </w:r>
                    </w:p>
                    <w:p w14:paraId="39B72932" w14:textId="77777777" w:rsidR="00FB6BA3" w:rsidRPr="008D61AF" w:rsidRDefault="00FB6BA3" w:rsidP="00FB6BA3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2B42F5E" w14:textId="77777777" w:rsidR="00FB6BA3" w:rsidRPr="008D61AF" w:rsidRDefault="00FB6BA3" w:rsidP="00FB6BA3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>DATA DA PESQUISA: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5B4436">
                        <w:rPr>
                          <w:color w:val="000000" w:themeColor="text1"/>
                          <w:sz w:val="32"/>
                          <w:szCs w:val="32"/>
                        </w:rPr>
                        <w:t>data_pesquisa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t>DATA DA VALIDADE</w:t>
                      </w:r>
                      <w:r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Pr="005B4436">
                        <w:rPr>
                          <w:color w:val="000000" w:themeColor="text1"/>
                          <w:sz w:val="32"/>
                          <w:szCs w:val="32"/>
                        </w:rPr>
                        <w:t>validade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70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B9AC4" w14:textId="77777777" w:rsidR="00981664" w:rsidRDefault="00981664" w:rsidP="008770BB">
      <w:r>
        <w:separator/>
      </w:r>
    </w:p>
  </w:endnote>
  <w:endnote w:type="continuationSeparator" w:id="0">
    <w:p w14:paraId="62DE38EC" w14:textId="77777777" w:rsidR="00981664" w:rsidRDefault="00981664" w:rsidP="00877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9779" w14:textId="77777777" w:rsidR="00FB6BA3" w:rsidRDefault="00FB6B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A56A" w14:textId="76AB593B" w:rsidR="00543DC1" w:rsidRDefault="00A34B6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68B3062" wp14:editId="2E5222D5">
              <wp:simplePos x="0" y="0"/>
              <wp:positionH relativeFrom="page">
                <wp:posOffset>3914775</wp:posOffset>
              </wp:positionH>
              <wp:positionV relativeFrom="paragraph">
                <wp:posOffset>-1021080</wp:posOffset>
              </wp:positionV>
              <wp:extent cx="3219450" cy="723900"/>
              <wp:effectExtent l="0" t="0" r="0" b="0"/>
              <wp:wrapNone/>
              <wp:docPr id="1524728400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19450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443452" w14:textId="77777777" w:rsidR="00A34B6C" w:rsidRPr="00727A64" w:rsidRDefault="00A34B6C" w:rsidP="00A34B6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727A64">
                            <w:rPr>
                              <w:sz w:val="28"/>
                              <w:szCs w:val="28"/>
                            </w:rPr>
                            <w:t xml:space="preserve">J&amp;C Gestão de Riscos </w:t>
                          </w:r>
                          <w:r w:rsidRPr="00727A64">
                            <w:rPr>
                              <w:sz w:val="28"/>
                              <w:szCs w:val="28"/>
                            </w:rPr>
                            <w:br/>
                            <w:t xml:space="preserve">Barueri, SP, </w:t>
                          </w:r>
                          <w:r>
                            <w:rPr>
                              <w:sz w:val="28"/>
                              <w:szCs w:val="28"/>
                            </w:rPr>
                            <w:t>{{</w:t>
                          </w:r>
                          <w:r w:rsidRPr="005B4436">
                            <w:rPr>
                              <w:sz w:val="28"/>
                              <w:szCs w:val="28"/>
                            </w:rPr>
                            <w:t>dia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}} </w:t>
                          </w:r>
                          <w:r w:rsidRPr="00727A64">
                            <w:rPr>
                              <w:sz w:val="28"/>
                              <w:szCs w:val="28"/>
                            </w:rPr>
                            <w:t>de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</w:t>
                          </w:r>
                          <w:proofErr w:type="spellStart"/>
                          <w:r w:rsidRPr="005B4436">
                            <w:rPr>
                              <w:sz w:val="28"/>
                              <w:szCs w:val="28"/>
                            </w:rPr>
                            <w:t>mes</w:t>
                          </w:r>
                          <w:proofErr w:type="spellEnd"/>
                          <w:r>
                            <w:rPr>
                              <w:sz w:val="28"/>
                              <w:szCs w:val="28"/>
                            </w:rPr>
                            <w:t xml:space="preserve">}} </w:t>
                          </w:r>
                          <w:r w:rsidRPr="00727A64">
                            <w:rPr>
                              <w:sz w:val="28"/>
                              <w:szCs w:val="28"/>
                            </w:rPr>
                            <w:t xml:space="preserve">de </w:t>
                          </w:r>
                          <w:r>
                            <w:rPr>
                              <w:sz w:val="28"/>
                              <w:szCs w:val="28"/>
                            </w:rPr>
                            <w:t>{{</w:t>
                          </w:r>
                          <w:r w:rsidRPr="005B4436">
                            <w:rPr>
                              <w:sz w:val="28"/>
                              <w:szCs w:val="28"/>
                            </w:rPr>
                            <w:t>ano</w:t>
                          </w:r>
                          <w:r>
                            <w:rPr>
                              <w:sz w:val="28"/>
                              <w:szCs w:val="28"/>
                            </w:rPr>
                            <w:t>}}</w:t>
                          </w:r>
                        </w:p>
                        <w:p w14:paraId="3E9821B4" w14:textId="77777777" w:rsidR="00A34B6C" w:rsidRPr="00272BEC" w:rsidRDefault="00A34B6C" w:rsidP="00A34B6C">
                          <w:pPr>
                            <w:ind w:left="-1701"/>
                            <w:jc w:val="center"/>
                            <w:rPr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8B306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style="position:absolute;margin-left:308.25pt;margin-top:-80.4pt;width:253.5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" filled="f" stroked="f">
              <v:textbox>
                <w:txbxContent>
                  <w:p w14:paraId="67443452" w14:textId="77777777" w:rsidR="00A34B6C" w:rsidRPr="00727A64" w:rsidRDefault="00A34B6C" w:rsidP="00A34B6C">
                    <w:pPr>
                      <w:rPr>
                        <w:sz w:val="28"/>
                        <w:szCs w:val="28"/>
                      </w:rPr>
                    </w:pPr>
                    <w:r w:rsidRPr="00727A64">
                      <w:rPr>
                        <w:sz w:val="28"/>
                        <w:szCs w:val="28"/>
                      </w:rPr>
                      <w:t xml:space="preserve">J&amp;C Gestão de Riscos </w:t>
                    </w:r>
                    <w:r w:rsidRPr="00727A64">
                      <w:rPr>
                        <w:sz w:val="28"/>
                        <w:szCs w:val="28"/>
                      </w:rPr>
                      <w:br/>
                      <w:t xml:space="preserve">Barueri, SP, </w:t>
                    </w:r>
                    <w:r>
                      <w:rPr>
                        <w:sz w:val="28"/>
                        <w:szCs w:val="28"/>
                      </w:rPr>
                      <w:t>{{</w:t>
                    </w:r>
                    <w:r w:rsidRPr="005B4436">
                      <w:rPr>
                        <w:sz w:val="28"/>
                        <w:szCs w:val="28"/>
                      </w:rPr>
                      <w:t>dia</w:t>
                    </w:r>
                    <w:r>
                      <w:rPr>
                        <w:sz w:val="28"/>
                        <w:szCs w:val="28"/>
                      </w:rPr>
                      <w:t xml:space="preserve">}} </w:t>
                    </w:r>
                    <w:r w:rsidRPr="00727A64">
                      <w:rPr>
                        <w:sz w:val="28"/>
                        <w:szCs w:val="28"/>
                      </w:rPr>
                      <w:t>de</w:t>
                    </w:r>
                    <w:r>
                      <w:rPr>
                        <w:sz w:val="28"/>
                        <w:szCs w:val="28"/>
                      </w:rPr>
                      <w:t xml:space="preserve"> {{</w:t>
                    </w:r>
                    <w:proofErr w:type="spellStart"/>
                    <w:r w:rsidRPr="005B4436">
                      <w:rPr>
                        <w:sz w:val="28"/>
                        <w:szCs w:val="28"/>
                      </w:rPr>
                      <w:t>mes</w:t>
                    </w:r>
                    <w:proofErr w:type="spellEnd"/>
                    <w:r>
                      <w:rPr>
                        <w:sz w:val="28"/>
                        <w:szCs w:val="28"/>
                      </w:rPr>
                      <w:t xml:space="preserve">}} </w:t>
                    </w:r>
                    <w:r w:rsidRPr="00727A64">
                      <w:rPr>
                        <w:sz w:val="28"/>
                        <w:szCs w:val="28"/>
                      </w:rPr>
                      <w:t xml:space="preserve">de </w:t>
                    </w:r>
                    <w:r>
                      <w:rPr>
                        <w:sz w:val="28"/>
                        <w:szCs w:val="28"/>
                      </w:rPr>
                      <w:t>{{</w:t>
                    </w:r>
                    <w:r w:rsidRPr="005B4436">
                      <w:rPr>
                        <w:sz w:val="28"/>
                        <w:szCs w:val="28"/>
                      </w:rPr>
                      <w:t>ano</w:t>
                    </w:r>
                    <w:r>
                      <w:rPr>
                        <w:sz w:val="28"/>
                        <w:szCs w:val="28"/>
                      </w:rPr>
                      <w:t>}}</w:t>
                    </w:r>
                  </w:p>
                  <w:p w14:paraId="3E9821B4" w14:textId="77777777" w:rsidR="00A34B6C" w:rsidRPr="00272BEC" w:rsidRDefault="00A34B6C" w:rsidP="00A34B6C">
                    <w:pPr>
                      <w:ind w:left="-1701"/>
                      <w:jc w:val="center"/>
                      <w:rPr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543DC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B2A0DA" wp14:editId="14348232">
              <wp:simplePos x="0" y="0"/>
              <wp:positionH relativeFrom="margin">
                <wp:posOffset>-1003935</wp:posOffset>
              </wp:positionH>
              <wp:positionV relativeFrom="paragraph">
                <wp:posOffset>283845</wp:posOffset>
              </wp:positionV>
              <wp:extent cx="2880360" cy="885825"/>
              <wp:effectExtent l="0" t="0" r="0" b="0"/>
              <wp:wrapNone/>
              <wp:docPr id="1594063095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0360" cy="8858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973115" w14:textId="31963391" w:rsidR="00543DC1" w:rsidRPr="003A4E0F" w:rsidRDefault="008F5C7B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Av. Tamboré, 287, 7º andar, Torre Norte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,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conjunto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71B – CEP.: 06460-000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Alphaville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–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Barueri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/SP; Brasil.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B2A0DA" id="_x0000_s1029" type="#_x0000_t202" style="position:absolute;margin-left:-79.05pt;margin-top:22.35pt;width:226.8pt;height:69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" filled="f" stroked="f" strokeweight=".5pt">
              <v:textbox>
                <w:txbxContent>
                  <w:p w14:paraId="25973115" w14:textId="31963391" w:rsidR="00543DC1" w:rsidRPr="003A4E0F" w:rsidRDefault="008F5C7B">
                    <w:pPr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3A4E0F">
                      <w:rPr>
                        <w:color w:val="FFFFFF" w:themeColor="background1"/>
                        <w:sz w:val="18"/>
                        <w:szCs w:val="18"/>
                      </w:rPr>
                      <w:t>Av. Tamboré, 287, 7º andar, Torre Norte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,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conjunto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71B – CEP.: 06460-000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Alphaville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–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Barueri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/SP; Brasil.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83DF" w14:textId="77777777" w:rsidR="00FB6BA3" w:rsidRDefault="00FB6B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C2090" w14:textId="77777777" w:rsidR="00981664" w:rsidRDefault="00981664" w:rsidP="008770BB">
      <w:r>
        <w:separator/>
      </w:r>
    </w:p>
  </w:footnote>
  <w:footnote w:type="continuationSeparator" w:id="0">
    <w:p w14:paraId="48537F95" w14:textId="77777777" w:rsidR="00981664" w:rsidRDefault="00981664" w:rsidP="00877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D638" w14:textId="77777777" w:rsidR="00FB6BA3" w:rsidRDefault="00FB6B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8463C" w14:textId="7D850DB1" w:rsidR="008770BB" w:rsidRDefault="00A34B6C">
    <w:pPr>
      <w:pStyle w:val="Cabealho"/>
    </w:pPr>
    <w:r w:rsidRPr="00050643">
      <w:rPr>
        <w:rFonts w:ascii="Aptos" w:hAnsi="Aptos"/>
        <w:noProof/>
        <w:color w:val="000000"/>
        <w:bdr w:val="none" w:sz="0" w:space="0" w:color="auto" w:frame="1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46B2979" wp14:editId="42D5BA8D">
              <wp:simplePos x="0" y="0"/>
              <wp:positionH relativeFrom="margin">
                <wp:posOffset>137160</wp:posOffset>
              </wp:positionH>
              <wp:positionV relativeFrom="paragraph">
                <wp:posOffset>-347345</wp:posOffset>
              </wp:positionV>
              <wp:extent cx="5021580" cy="971550"/>
              <wp:effectExtent l="0" t="0" r="7620" b="0"/>
              <wp:wrapSquare wrapText="bothSides"/>
              <wp:docPr id="153975207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1580" cy="97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EA1D72" w14:textId="77777777" w:rsidR="00A34B6C" w:rsidRPr="00EA1F15" w:rsidRDefault="00A34B6C" w:rsidP="00A34B6C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050643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72"/>
                              <w:szCs w:val="72"/>
                            </w:rPr>
                            <w:t>FICHA DE LIBERAÇÃO</w:t>
                          </w:r>
                          <w:r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96"/>
                              <w:szCs w:val="96"/>
                            </w:rPr>
                            <w:br/>
                          </w:r>
                          <w:r w:rsidRPr="00050643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56"/>
                              <w:szCs w:val="56"/>
                            </w:rPr>
                            <w:t>Central de Cadastro e Consulta</w:t>
                          </w:r>
                        </w:p>
                        <w:p w14:paraId="00784BFA" w14:textId="77777777" w:rsidR="00A34B6C" w:rsidRDefault="00A34B6C" w:rsidP="00A34B6C">
                          <w:pPr>
                            <w:jc w:val="center"/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96"/>
                              <w:szCs w:val="96"/>
                            </w:rPr>
                          </w:pPr>
                        </w:p>
                        <w:p w14:paraId="220753B8" w14:textId="77777777" w:rsidR="00A34B6C" w:rsidRPr="00EA1F15" w:rsidRDefault="00A34B6C" w:rsidP="00A34B6C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EA1F15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72"/>
                              <w:szCs w:val="72"/>
                            </w:rPr>
                            <w:t>Central de Cadastro e Consulta</w:t>
                          </w:r>
                        </w:p>
                        <w:p w14:paraId="0E237F88" w14:textId="77777777" w:rsidR="00A34B6C" w:rsidRPr="001357B2" w:rsidRDefault="00A34B6C" w:rsidP="00A34B6C">
                          <w:pPr>
                            <w:jc w:val="center"/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56"/>
                              <w:szCs w:val="56"/>
                            </w:rPr>
                          </w:pPr>
                          <w:r w:rsidRPr="001357B2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02E0408A" w14:textId="77777777" w:rsidR="00A34B6C" w:rsidRDefault="00A34B6C" w:rsidP="00A34B6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6B297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10.8pt;margin-top:-27.35pt;width:395.4pt;height:76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" stroked="f">
              <v:textbox>
                <w:txbxContent>
                  <w:p w14:paraId="10EA1D72" w14:textId="77777777" w:rsidR="00A34B6C" w:rsidRPr="00EA1F15" w:rsidRDefault="00A34B6C" w:rsidP="00A34B6C">
                    <w:pPr>
                      <w:jc w:val="center"/>
                      <w:rPr>
                        <w:sz w:val="32"/>
                        <w:szCs w:val="32"/>
                      </w:rPr>
                    </w:pPr>
                    <w:r w:rsidRPr="00050643">
                      <w:rPr>
                        <w:rFonts w:ascii="Arabic Typesetting" w:hAnsi="Arabic Typesetting" w:cs="Arabic Typesetting" w:hint="cs"/>
                        <w:color w:val="000000" w:themeColor="text1"/>
                        <w:sz w:val="72"/>
                        <w:szCs w:val="72"/>
                      </w:rPr>
                      <w:t>FICHA DE LIBERAÇÃO</w:t>
                    </w:r>
                    <w:r>
                      <w:rPr>
                        <w:rFonts w:ascii="Arabic Typesetting" w:hAnsi="Arabic Typesetting" w:cs="Arabic Typesetting"/>
                        <w:color w:val="000000" w:themeColor="text1"/>
                        <w:sz w:val="96"/>
                        <w:szCs w:val="96"/>
                      </w:rPr>
                      <w:br/>
                    </w:r>
                    <w:r w:rsidRPr="00050643">
                      <w:rPr>
                        <w:rFonts w:ascii="Arabic Typesetting" w:hAnsi="Arabic Typesetting" w:cs="Arabic Typesetting" w:hint="cs"/>
                        <w:color w:val="000000" w:themeColor="text1"/>
                        <w:sz w:val="56"/>
                        <w:szCs w:val="56"/>
                      </w:rPr>
                      <w:t>Central de Cadastro e Consulta</w:t>
                    </w:r>
                  </w:p>
                  <w:p w14:paraId="00784BFA" w14:textId="77777777" w:rsidR="00A34B6C" w:rsidRDefault="00A34B6C" w:rsidP="00A34B6C">
                    <w:pPr>
                      <w:jc w:val="center"/>
                      <w:rPr>
                        <w:rFonts w:ascii="Arabic Typesetting" w:hAnsi="Arabic Typesetting" w:cs="Arabic Typesetting"/>
                        <w:color w:val="000000" w:themeColor="text1"/>
                        <w:sz w:val="96"/>
                        <w:szCs w:val="96"/>
                      </w:rPr>
                    </w:pPr>
                  </w:p>
                  <w:p w14:paraId="220753B8" w14:textId="77777777" w:rsidR="00A34B6C" w:rsidRPr="00EA1F15" w:rsidRDefault="00A34B6C" w:rsidP="00A34B6C">
                    <w:pPr>
                      <w:rPr>
                        <w:sz w:val="32"/>
                        <w:szCs w:val="32"/>
                      </w:rPr>
                    </w:pPr>
                    <w:r w:rsidRPr="00EA1F15">
                      <w:rPr>
                        <w:rFonts w:ascii="Arabic Typesetting" w:hAnsi="Arabic Typesetting" w:cs="Arabic Typesetting" w:hint="cs"/>
                        <w:color w:val="000000" w:themeColor="text1"/>
                        <w:sz w:val="72"/>
                        <w:szCs w:val="72"/>
                      </w:rPr>
                      <w:t>Central de Cadastro e Consulta</w:t>
                    </w:r>
                  </w:p>
                  <w:p w14:paraId="0E237F88" w14:textId="77777777" w:rsidR="00A34B6C" w:rsidRPr="001357B2" w:rsidRDefault="00A34B6C" w:rsidP="00A34B6C">
                    <w:pPr>
                      <w:jc w:val="center"/>
                      <w:rPr>
                        <w:rFonts w:ascii="Arabic Typesetting" w:hAnsi="Arabic Typesetting" w:cs="Arabic Typesetting"/>
                        <w:color w:val="000000" w:themeColor="text1"/>
                        <w:sz w:val="56"/>
                        <w:szCs w:val="56"/>
                      </w:rPr>
                    </w:pPr>
                    <w:r w:rsidRPr="001357B2">
                      <w:rPr>
                        <w:rFonts w:ascii="Arabic Typesetting" w:hAnsi="Arabic Typesetting" w:cs="Arabic Typesetting" w:hint="cs"/>
                        <w:color w:val="000000" w:themeColor="text1"/>
                        <w:sz w:val="56"/>
                        <w:szCs w:val="56"/>
                      </w:rPr>
                      <w:br/>
                    </w:r>
                  </w:p>
                  <w:p w14:paraId="02E0408A" w14:textId="77777777" w:rsidR="00A34B6C" w:rsidRDefault="00A34B6C" w:rsidP="00A34B6C"/>
                </w:txbxContent>
              </v:textbox>
              <w10:wrap type="square" anchorx="margin"/>
            </v:shape>
          </w:pict>
        </mc:Fallback>
      </mc:AlternateContent>
    </w:r>
    <w:r w:rsidR="00543DC1">
      <w:rPr>
        <w:rFonts w:ascii="Aptos" w:hAnsi="Aptos"/>
        <w:noProof/>
        <w:color w:val="000000"/>
        <w:sz w:val="22"/>
        <w:szCs w:val="22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72B4A001" wp14:editId="33F352A4">
          <wp:simplePos x="0" y="0"/>
          <wp:positionH relativeFrom="page">
            <wp:posOffset>-28575</wp:posOffset>
          </wp:positionH>
          <wp:positionV relativeFrom="paragraph">
            <wp:posOffset>4080510</wp:posOffset>
          </wp:positionV>
          <wp:extent cx="7557770" cy="6935470"/>
          <wp:effectExtent l="0" t="0" r="5080" b="0"/>
          <wp:wrapNone/>
          <wp:docPr id="390525043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525043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995"/>
                  <a:stretch/>
                </pic:blipFill>
                <pic:spPr bwMode="auto">
                  <a:xfrm>
                    <a:off x="0" y="0"/>
                    <a:ext cx="7557770" cy="69354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D5586" w:rsidRPr="004F01B1">
      <w:rPr>
        <w:rFonts w:ascii="Aptos Narrow" w:eastAsia="Times New Roman" w:hAnsi="Aptos Narrow" w:cs="Times New Roman"/>
        <w:noProof/>
        <w:color w:val="000000"/>
        <w:kern w:val="0"/>
        <w:lang w:eastAsia="pt-BR"/>
        <w14:ligatures w14:val="none"/>
      </w:rPr>
      <w:drawing>
        <wp:anchor distT="0" distB="0" distL="114300" distR="114300" simplePos="0" relativeHeight="251659264" behindDoc="0" locked="0" layoutInCell="1" allowOverlap="1" wp14:anchorId="6AB296C8" wp14:editId="70A4AA4A">
          <wp:simplePos x="0" y="0"/>
          <wp:positionH relativeFrom="column">
            <wp:posOffset>-889635</wp:posOffset>
          </wp:positionH>
          <wp:positionV relativeFrom="paragraph">
            <wp:posOffset>-297180</wp:posOffset>
          </wp:positionV>
          <wp:extent cx="1120140" cy="922020"/>
          <wp:effectExtent l="0" t="0" r="0" b="0"/>
          <wp:wrapNone/>
          <wp:docPr id="828240623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240623" name="Imagem 3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87"/>
                  <a:stretch/>
                </pic:blipFill>
                <pic:spPr bwMode="auto">
                  <a:xfrm>
                    <a:off x="0" y="0"/>
                    <a:ext cx="11201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fldChar w:fldCharType="begin"/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instrText xml:space="preserve"> INCLUDEPICTURE "https://lh7-rt.googleusercontent.com/docsz/AD_4nXeuBefdcsdVkwMl5n9Vb7W2DyK3SUG9Uy-7rxc8LyP9-a0NwLpZ3iJlR-ZDjsI9DY0vlluA-aO_-QfbpSzYy7qdOUwp8a4WLra5bJpB0dxGrivV2J73E_T0dCFLOYo4eUn8qxkSL6GhOBHfG7R0Q_A?key=mEjcte13KbOQWMbDi3LYOw" \* MERGEFORMATINET </w:instrText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fldChar w:fldCharType="separate"/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3DC6" w14:textId="77777777" w:rsidR="00FB6BA3" w:rsidRDefault="00FB6BA3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econ Interno">
    <w15:presenceInfo w15:providerId="AD" w15:userId="S::cecon.interno@jcgestaoderiscos.com.br::ac087b03-1480-434c-85c7-7f314188f3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BB"/>
    <w:rsid w:val="000B2836"/>
    <w:rsid w:val="000C7B91"/>
    <w:rsid w:val="00114209"/>
    <w:rsid w:val="00192723"/>
    <w:rsid w:val="0029498A"/>
    <w:rsid w:val="003052BD"/>
    <w:rsid w:val="00390D5F"/>
    <w:rsid w:val="003A4E0F"/>
    <w:rsid w:val="00411CEF"/>
    <w:rsid w:val="00447F72"/>
    <w:rsid w:val="004F01B1"/>
    <w:rsid w:val="0054124F"/>
    <w:rsid w:val="00543DC1"/>
    <w:rsid w:val="005D5586"/>
    <w:rsid w:val="00657D7E"/>
    <w:rsid w:val="007033D2"/>
    <w:rsid w:val="00742914"/>
    <w:rsid w:val="00763214"/>
    <w:rsid w:val="00876F7E"/>
    <w:rsid w:val="008770BB"/>
    <w:rsid w:val="008F5C7B"/>
    <w:rsid w:val="00981664"/>
    <w:rsid w:val="009E308D"/>
    <w:rsid w:val="00A12E29"/>
    <w:rsid w:val="00A14870"/>
    <w:rsid w:val="00A34B6C"/>
    <w:rsid w:val="00AB5293"/>
    <w:rsid w:val="00B14084"/>
    <w:rsid w:val="00B34829"/>
    <w:rsid w:val="00CB3808"/>
    <w:rsid w:val="00CF5776"/>
    <w:rsid w:val="00E8463A"/>
    <w:rsid w:val="00FB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B270F3"/>
  <w15:chartTrackingRefBased/>
  <w15:docId w15:val="{D6618BC3-1896-AD48-B338-C6EBA5B6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7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7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7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7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70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70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70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70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itdir3">
    <w:name w:val="Cit dir 3 +"/>
    <w:basedOn w:val="Ttulo2"/>
    <w:autoRedefine/>
    <w:qFormat/>
    <w:rsid w:val="00B14084"/>
    <w:pPr>
      <w:spacing w:before="360" w:after="120"/>
      <w:ind w:left="2160"/>
      <w:jc w:val="both"/>
    </w:pPr>
    <w:rPr>
      <w:rFonts w:ascii="Arial" w:eastAsia="Arial" w:hAnsi="Arial" w:cs="Arial"/>
      <w:b/>
      <w:color w:val="auto"/>
      <w:kern w:val="0"/>
      <w:sz w:val="2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877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7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70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70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70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70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70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70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70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70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7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7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70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70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70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7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70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70B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770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70BB"/>
  </w:style>
  <w:style w:type="paragraph" w:styleId="Rodap">
    <w:name w:val="footer"/>
    <w:basedOn w:val="Normal"/>
    <w:link w:val="RodapChar"/>
    <w:uiPriority w:val="99"/>
    <w:unhideWhenUsed/>
    <w:rsid w:val="008770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7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ef4c4a-035d-4ffb-bcaa-d117ff00202a">
      <Terms xmlns="http://schemas.microsoft.com/office/infopath/2007/PartnerControls"/>
    </lcf76f155ced4ddcb4097134ff3c332f>
    <TaxCatchAll xmlns="1ea0291b-196e-49d1-95e6-84c7fa1b9a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89E8D46E8A114BAECD566DFB523DAC" ma:contentTypeVersion="10" ma:contentTypeDescription="Crie um novo documento." ma:contentTypeScope="" ma:versionID="c5889e6cf4f064f02a88c18e47ab8976">
  <xsd:schema xmlns:xsd="http://www.w3.org/2001/XMLSchema" xmlns:xs="http://www.w3.org/2001/XMLSchema" xmlns:p="http://schemas.microsoft.com/office/2006/metadata/properties" xmlns:ns2="caef4c4a-035d-4ffb-bcaa-d117ff00202a" xmlns:ns3="1ea0291b-196e-49d1-95e6-84c7fa1b9a06" targetNamespace="http://schemas.microsoft.com/office/2006/metadata/properties" ma:root="true" ma:fieldsID="a956e2795b0dd2ba3baedc3c92cc041f" ns2:_="" ns3:_="">
    <xsd:import namespace="caef4c4a-035d-4ffb-bcaa-d117ff00202a"/>
    <xsd:import namespace="1ea0291b-196e-49d1-95e6-84c7fa1b9a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f4c4a-035d-4ffb-bcaa-d117ff0020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00aeba-258e-4e2e-881a-152d2c8b0f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0291b-196e-49d1-95e6-84c7fa1b9a0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53f1bd-6ff1-496d-a9c1-f6b1630ffd9e}" ma:internalName="TaxCatchAll" ma:showField="CatchAllData" ma:web="1ea0291b-196e-49d1-95e6-84c7fa1b9a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357DAC-D783-4A27-B966-D2891FF9940C}">
  <ds:schemaRefs>
    <ds:schemaRef ds:uri="http://schemas.microsoft.com/office/2006/metadata/properties"/>
    <ds:schemaRef ds:uri="http://schemas.microsoft.com/office/infopath/2007/PartnerControls"/>
    <ds:schemaRef ds:uri="caef4c4a-035d-4ffb-bcaa-d117ff00202a"/>
    <ds:schemaRef ds:uri="1ea0291b-196e-49d1-95e6-84c7fa1b9a06"/>
  </ds:schemaRefs>
</ds:datastoreItem>
</file>

<file path=customXml/itemProps2.xml><?xml version="1.0" encoding="utf-8"?>
<ds:datastoreItem xmlns:ds="http://schemas.openxmlformats.org/officeDocument/2006/customXml" ds:itemID="{28C9B355-9C06-4CD6-8E3A-2A7A25213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f4c4a-035d-4ffb-bcaa-d117ff00202a"/>
    <ds:schemaRef ds:uri="1ea0291b-196e-49d1-95e6-84c7fa1b9a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6F9346-AA61-4EE4-80BF-758BFE8BFB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CDD1C5-0C3B-8849-ABDA-BB66B30E8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Pereira</dc:creator>
  <cp:keywords/>
  <dc:description/>
  <cp:lastModifiedBy>Cecon Interno</cp:lastModifiedBy>
  <cp:revision>10</cp:revision>
  <dcterms:created xsi:type="dcterms:W3CDTF">2025-05-09T15:59:00Z</dcterms:created>
  <dcterms:modified xsi:type="dcterms:W3CDTF">2025-09-04T13:21:00Z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0x0101000F89E8D46E8A114BAECD566DFB523DAC</vt:lpwstr>
  </property>
</Properties>
</file>